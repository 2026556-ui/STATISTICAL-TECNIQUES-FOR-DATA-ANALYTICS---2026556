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Arial" w:hAnsi="Arial" w:cs="Arial"/>
        </w:rPr>
        <w:id w:val="-1285886074"/>
        <w:docPartObj>
          <w:docPartGallery w:val="Cover Pages"/>
          <w:docPartUnique/>
        </w:docPartObj>
      </w:sdtPr>
      <w:sdtContent>
        <w:p w14:paraId="51E063C9" w14:textId="77777777" w:rsidR="00E13CCD" w:rsidRPr="00607555" w:rsidRDefault="00E13CCD" w:rsidP="00E13CCD">
          <w:pPr>
            <w:jc w:val="both"/>
            <w:rPr>
              <w:rFonts w:ascii="Arial" w:hAnsi="Arial" w:cs="Arial"/>
            </w:rPr>
          </w:pPr>
          <w:r w:rsidRPr="00607555">
            <w:rPr>
              <w:rFonts w:ascii="Arial" w:hAnsi="Arial" w:cs="Arial"/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39BF86F2" wp14:editId="03A8CAB5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15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4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1EB714ED" id="Group 157" o:spid="_x0000_s1026" style="position:absolute;margin-left:0;margin-top:0;width:8in;height:95.7pt;z-index:251659264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" path="m,l7312660,r,1129665l3619500,733425,,1091565,,xe" fillcolor="#156082 [3204]" stroked="f" strokeweight="1.5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" stroked="f" strokeweight="1.5pt">
                      <v:fill r:id="rId5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</w:p>
        <w:p w14:paraId="286100CB" w14:textId="77777777" w:rsidR="00E13CCD" w:rsidRPr="00607555" w:rsidRDefault="00E13CCD" w:rsidP="00E13CCD">
          <w:pPr>
            <w:jc w:val="both"/>
            <w:rPr>
              <w:rFonts w:ascii="Arial" w:hAnsi="Arial" w:cs="Arial"/>
            </w:rPr>
          </w:pPr>
          <w:r w:rsidRPr="00607555">
            <w:rPr>
              <w:rFonts w:ascii="Arial" w:hAnsi="Arial" w:cs="Arial"/>
              <w:noProof/>
            </w:rPr>
            <w:drawing>
              <wp:inline distT="0" distB="0" distL="0" distR="0" wp14:anchorId="7D753E98" wp14:editId="15EF39F1">
                <wp:extent cx="5890260" cy="1927860"/>
                <wp:effectExtent l="0" t="0" r="0" b="0"/>
                <wp:docPr id="1728545883" name="image1.png" descr="A logo for college computing&#10;&#10;Description automatically generated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28545883" name="image1.png" descr="A logo for college computing&#10;&#10;Description automatically generated"/>
                        <pic:cNvPicPr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90260" cy="192786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sdtContent>
    </w:sdt>
    <w:p w14:paraId="2C683F5E" w14:textId="77777777" w:rsidR="00E13CCD" w:rsidRPr="00607555" w:rsidRDefault="00E13CCD" w:rsidP="00E13CCD">
      <w:pPr>
        <w:jc w:val="both"/>
        <w:rPr>
          <w:rFonts w:ascii="Arial" w:hAnsi="Arial" w:cs="Arial"/>
          <w:color w:val="156082" w:themeColor="accent1"/>
        </w:rPr>
      </w:pPr>
      <w:r w:rsidRPr="00607555">
        <w:rPr>
          <w:rFonts w:ascii="Arial" w:hAnsi="Arial" w:cs="Arial"/>
          <w:color w:val="156082" w:themeColor="accent1"/>
        </w:rPr>
        <w:t xml:space="preserve">Student Full Name: </w:t>
      </w:r>
    </w:p>
    <w:p w14:paraId="3653C7E6" w14:textId="77777777" w:rsidR="00E13CCD" w:rsidRPr="00607555" w:rsidRDefault="00E13CCD" w:rsidP="00E13CCD">
      <w:pPr>
        <w:jc w:val="both"/>
        <w:rPr>
          <w:rFonts w:ascii="Arial" w:hAnsi="Arial" w:cs="Arial"/>
        </w:rPr>
      </w:pPr>
      <w:r w:rsidRPr="00607555">
        <w:rPr>
          <w:rFonts w:ascii="Arial" w:hAnsi="Arial" w:cs="Arial"/>
        </w:rPr>
        <w:t>Mónica Valenciano Barajas</w:t>
      </w:r>
    </w:p>
    <w:p w14:paraId="472898B9" w14:textId="77777777" w:rsidR="00E13CCD" w:rsidRPr="00607555" w:rsidRDefault="00E13CCD" w:rsidP="00E13CCD">
      <w:pPr>
        <w:jc w:val="both"/>
        <w:rPr>
          <w:rFonts w:ascii="Arial" w:hAnsi="Arial" w:cs="Arial"/>
          <w:color w:val="156082" w:themeColor="accent1"/>
        </w:rPr>
      </w:pPr>
      <w:r w:rsidRPr="00607555">
        <w:rPr>
          <w:rFonts w:ascii="Arial" w:hAnsi="Arial" w:cs="Arial"/>
          <w:color w:val="156082" w:themeColor="accent1"/>
        </w:rPr>
        <w:t>Student Number:</w:t>
      </w:r>
    </w:p>
    <w:p w14:paraId="7B77C6B2" w14:textId="77777777" w:rsidR="00E13CCD" w:rsidRPr="00607555" w:rsidRDefault="00E13CCD" w:rsidP="00E13CCD">
      <w:pPr>
        <w:jc w:val="both"/>
        <w:rPr>
          <w:rFonts w:ascii="Arial" w:hAnsi="Arial" w:cs="Arial"/>
        </w:rPr>
      </w:pPr>
      <w:r w:rsidRPr="00607555">
        <w:rPr>
          <w:rFonts w:ascii="Arial" w:hAnsi="Arial" w:cs="Arial"/>
        </w:rPr>
        <w:t>2026556</w:t>
      </w:r>
    </w:p>
    <w:p w14:paraId="3D0EA488" w14:textId="77777777" w:rsidR="00E13CCD" w:rsidRPr="00607555" w:rsidRDefault="00E13CCD" w:rsidP="00E13CCD">
      <w:pPr>
        <w:jc w:val="both"/>
        <w:rPr>
          <w:rFonts w:ascii="Arial" w:hAnsi="Arial" w:cs="Arial"/>
          <w:color w:val="156082" w:themeColor="accent1"/>
        </w:rPr>
      </w:pPr>
      <w:r w:rsidRPr="00607555">
        <w:rPr>
          <w:rFonts w:ascii="Arial" w:hAnsi="Arial" w:cs="Arial"/>
          <w:color w:val="156082" w:themeColor="accent1"/>
        </w:rPr>
        <w:t>Module Title:</w:t>
      </w:r>
    </w:p>
    <w:p w14:paraId="75CAD7A2" w14:textId="479DBD87" w:rsidR="00E13CCD" w:rsidRPr="00607555" w:rsidRDefault="00E13CCD" w:rsidP="00E13CCD">
      <w:pPr>
        <w:jc w:val="both"/>
        <w:rPr>
          <w:rFonts w:ascii="Arial" w:hAnsi="Arial" w:cs="Arial"/>
        </w:rPr>
      </w:pPr>
      <w:r w:rsidRPr="00607555">
        <w:rPr>
          <w:rFonts w:ascii="Arial" w:hAnsi="Arial" w:cs="Arial"/>
        </w:rPr>
        <w:t>S</w:t>
      </w:r>
      <w:r w:rsidRPr="00E13CCD">
        <w:rPr>
          <w:rFonts w:ascii="Arial" w:hAnsi="Arial" w:cs="Arial"/>
        </w:rPr>
        <w:t>tatistical Techniques for Data Analysis</w:t>
      </w:r>
    </w:p>
    <w:p w14:paraId="01BF6714" w14:textId="77777777" w:rsidR="00E13CCD" w:rsidRPr="00607555" w:rsidRDefault="00E13CCD" w:rsidP="00E13CCD">
      <w:pPr>
        <w:jc w:val="both"/>
        <w:rPr>
          <w:rFonts w:ascii="Arial" w:hAnsi="Arial" w:cs="Arial"/>
          <w:color w:val="156082" w:themeColor="accent1"/>
        </w:rPr>
      </w:pPr>
      <w:r w:rsidRPr="00607555">
        <w:rPr>
          <w:rFonts w:ascii="Arial" w:hAnsi="Arial" w:cs="Arial"/>
          <w:color w:val="156082" w:themeColor="accent1"/>
        </w:rPr>
        <w:t>Assessment Title:</w:t>
      </w:r>
    </w:p>
    <w:p w14:paraId="26E21C3F" w14:textId="7D966FD4" w:rsidR="00E13CCD" w:rsidRPr="00607555" w:rsidRDefault="00E13CCD" w:rsidP="00E13CCD">
      <w:pPr>
        <w:jc w:val="both"/>
        <w:rPr>
          <w:rFonts w:ascii="Arial" w:hAnsi="Arial" w:cs="Arial"/>
        </w:rPr>
      </w:pPr>
      <w:r w:rsidRPr="00607555">
        <w:rPr>
          <w:rFonts w:ascii="Arial" w:hAnsi="Arial" w:cs="Arial"/>
        </w:rPr>
        <w:t xml:space="preserve">CA 1 </w:t>
      </w:r>
    </w:p>
    <w:p w14:paraId="4B625649" w14:textId="77777777" w:rsidR="00E13CCD" w:rsidRPr="00607555" w:rsidRDefault="00E13CCD" w:rsidP="00E13CCD">
      <w:pPr>
        <w:jc w:val="both"/>
        <w:rPr>
          <w:rFonts w:ascii="Arial" w:hAnsi="Arial" w:cs="Arial"/>
          <w:color w:val="156082" w:themeColor="accent1"/>
        </w:rPr>
      </w:pPr>
      <w:r w:rsidRPr="00607555">
        <w:rPr>
          <w:rFonts w:ascii="Arial" w:hAnsi="Arial" w:cs="Arial"/>
          <w:color w:val="156082" w:themeColor="accent1"/>
        </w:rPr>
        <w:t>Lecturer/Supervisor:</w:t>
      </w:r>
    </w:p>
    <w:p w14:paraId="1694FE3F" w14:textId="77777777" w:rsidR="00E13CCD" w:rsidRPr="00607555" w:rsidRDefault="00E13CCD" w:rsidP="00E13CCD">
      <w:pPr>
        <w:jc w:val="both"/>
        <w:rPr>
          <w:rFonts w:ascii="Arial" w:hAnsi="Arial" w:cs="Arial"/>
        </w:rPr>
      </w:pPr>
      <w:r w:rsidRPr="00607555">
        <w:rPr>
          <w:rFonts w:ascii="Arial" w:hAnsi="Arial" w:cs="Arial"/>
        </w:rPr>
        <w:t xml:space="preserve">Mr. </w:t>
      </w:r>
      <w:proofErr w:type="spellStart"/>
      <w:r w:rsidRPr="00607555">
        <w:rPr>
          <w:rFonts w:ascii="Arial" w:hAnsi="Arial" w:cs="Arial"/>
        </w:rPr>
        <w:t>Taufique</w:t>
      </w:r>
      <w:proofErr w:type="spellEnd"/>
      <w:r w:rsidRPr="00607555">
        <w:rPr>
          <w:rFonts w:ascii="Arial" w:hAnsi="Arial" w:cs="Arial"/>
        </w:rPr>
        <w:t xml:space="preserve"> Ahmed</w:t>
      </w:r>
    </w:p>
    <w:p w14:paraId="6CEA748D" w14:textId="77777777" w:rsidR="00E13CCD" w:rsidRPr="00607555" w:rsidRDefault="00E13CCD" w:rsidP="00E13CCD">
      <w:pPr>
        <w:jc w:val="both"/>
        <w:rPr>
          <w:rFonts w:ascii="Arial" w:hAnsi="Arial" w:cs="Arial"/>
          <w:color w:val="156082" w:themeColor="accent1"/>
        </w:rPr>
      </w:pPr>
      <w:r w:rsidRPr="00607555">
        <w:rPr>
          <w:rFonts w:ascii="Arial" w:hAnsi="Arial" w:cs="Arial"/>
          <w:color w:val="156082" w:themeColor="accent1"/>
        </w:rPr>
        <w:t xml:space="preserve">Assessment Due Date: </w:t>
      </w:r>
    </w:p>
    <w:p w14:paraId="1E6D768C" w14:textId="77777777" w:rsidR="00E13CCD" w:rsidRDefault="00E13CCD" w:rsidP="00E13CCD">
      <w:pPr>
        <w:jc w:val="both"/>
        <w:rPr>
          <w:rFonts w:ascii="Arial" w:hAnsi="Arial" w:cs="Arial"/>
        </w:rPr>
      </w:pPr>
      <w:r w:rsidRPr="00E13CCD">
        <w:rPr>
          <w:rFonts w:ascii="Arial" w:hAnsi="Arial" w:cs="Arial"/>
        </w:rPr>
        <w:t>28-09-2026</w:t>
      </w:r>
    </w:p>
    <w:p w14:paraId="2C33FA2D" w14:textId="5355D231" w:rsidR="00E13CCD" w:rsidRPr="00607555" w:rsidRDefault="00E13CCD" w:rsidP="00E13CCD">
      <w:pPr>
        <w:jc w:val="both"/>
        <w:rPr>
          <w:rFonts w:ascii="Arial" w:hAnsi="Arial" w:cs="Arial"/>
          <w:color w:val="156082" w:themeColor="accent1"/>
        </w:rPr>
      </w:pPr>
      <w:r w:rsidRPr="00607555">
        <w:rPr>
          <w:rFonts w:ascii="Arial" w:hAnsi="Arial" w:cs="Arial"/>
          <w:color w:val="156082" w:themeColor="accent1"/>
        </w:rPr>
        <w:t xml:space="preserve">Date of Submission: </w:t>
      </w:r>
    </w:p>
    <w:p w14:paraId="70A2AD75" w14:textId="401780BD" w:rsidR="00E13CCD" w:rsidRDefault="00E13CCD" w:rsidP="00E13CCD">
      <w:pPr>
        <w:jc w:val="both"/>
        <w:rPr>
          <w:rFonts w:ascii="Arial" w:hAnsi="Arial" w:cs="Arial"/>
        </w:rPr>
      </w:pPr>
      <w:r w:rsidRPr="00E13CCD">
        <w:rPr>
          <w:rFonts w:ascii="Arial" w:hAnsi="Arial" w:cs="Arial"/>
        </w:rPr>
        <w:t>01-11-2026</w:t>
      </w:r>
    </w:p>
    <w:p w14:paraId="4381C5CC" w14:textId="77777777" w:rsidR="00E13CCD" w:rsidRDefault="00E13CCD" w:rsidP="00E13CCD">
      <w:pPr>
        <w:jc w:val="both"/>
        <w:rPr>
          <w:rFonts w:ascii="Arial" w:hAnsi="Arial" w:cs="Arial"/>
        </w:rPr>
      </w:pPr>
    </w:p>
    <w:p w14:paraId="3880CD2E" w14:textId="77777777" w:rsidR="00E13CCD" w:rsidRPr="00607555" w:rsidRDefault="00E13CCD" w:rsidP="00E13CCD">
      <w:pPr>
        <w:jc w:val="both"/>
        <w:rPr>
          <w:ins w:id="0" w:author="MONICA VALENCIANO BARAJAS" w:date="2026-10-25T01:11:00Z" w16du:dateUtc="2026-10-25T00:11:00Z"/>
          <w:rFonts w:ascii="Arial" w:hAnsi="Arial" w:cs="Arial"/>
        </w:rPr>
      </w:pPr>
    </w:p>
    <w:p w14:paraId="2BE54EAD" w14:textId="77777777" w:rsidR="00E13CCD" w:rsidRPr="00607555" w:rsidRDefault="00E13CCD" w:rsidP="00E13CCD">
      <w:pPr>
        <w:jc w:val="both"/>
        <w:rPr>
          <w:rFonts w:ascii="Arial" w:hAnsi="Arial" w:cs="Arial"/>
        </w:rPr>
      </w:pPr>
      <w:r w:rsidRPr="00AD5681">
        <w:rPr>
          <w:rFonts w:ascii="Arial" w:hAnsi="Arial" w:cs="Arial"/>
        </w:rPr>
        <w:t xml:space="preserve">I acknowledge the use of Claude (Anthropic, 2026) for the purpose of obtaining guidance on how to cite websites, such as IMF </w:t>
      </w:r>
      <w:proofErr w:type="spellStart"/>
      <w:r w:rsidRPr="00AD5681">
        <w:rPr>
          <w:rFonts w:ascii="Arial" w:hAnsi="Arial" w:cs="Arial"/>
        </w:rPr>
        <w:t>PortWatch</w:t>
      </w:r>
      <w:proofErr w:type="spellEnd"/>
      <w:r w:rsidRPr="00AD5681">
        <w:rPr>
          <w:rFonts w:ascii="Arial" w:hAnsi="Arial" w:cs="Arial"/>
        </w:rPr>
        <w:t>, using the Harvard referencing style, and for identifying reliable sources that explain this style.</w:t>
      </w:r>
    </w:p>
    <w:p w14:paraId="17080F5A" w14:textId="77777777" w:rsidR="00E13CCD" w:rsidRPr="00607555" w:rsidRDefault="00E13CCD" w:rsidP="00E13CCD">
      <w:pPr>
        <w:jc w:val="both"/>
        <w:rPr>
          <w:rFonts w:ascii="Arial" w:hAnsi="Arial" w:cs="Arial"/>
        </w:rPr>
      </w:pPr>
    </w:p>
    <w:p w14:paraId="2B41B4A2" w14:textId="77777777" w:rsidR="00E13CCD" w:rsidRPr="00607555" w:rsidRDefault="00E13CCD" w:rsidP="00E13CCD">
      <w:pPr>
        <w:jc w:val="both"/>
        <w:rPr>
          <w:rFonts w:ascii="Arial" w:hAnsi="Arial" w:cs="Arial"/>
        </w:rPr>
      </w:pPr>
    </w:p>
    <w:p w14:paraId="12BB6287" w14:textId="77777777" w:rsidR="00E13CCD" w:rsidRPr="00607555" w:rsidRDefault="00E13CCD" w:rsidP="00E13CCD">
      <w:pPr>
        <w:jc w:val="both"/>
        <w:rPr>
          <w:ins w:id="1" w:author="MONICA VALENCIANO BARAJAS" w:date="2026-10-25T01:13:00Z" w16du:dateUtc="2026-10-25T00:13:00Z"/>
          <w:rFonts w:ascii="Arial" w:hAnsi="Arial" w:cs="Arial"/>
        </w:rPr>
      </w:pPr>
    </w:p>
    <w:p w14:paraId="37635BCD" w14:textId="77777777" w:rsidR="00E13CCD" w:rsidRDefault="00E13CCD"/>
    <w:sectPr w:rsidR="00E13C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ONICA VALENCIANO BARAJAS">
    <w15:presenceInfo w15:providerId="Windows Live" w15:userId="0562b4721ef168e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CCD"/>
    <w:rsid w:val="007264CC"/>
    <w:rsid w:val="00756430"/>
    <w:rsid w:val="00E13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AF08E"/>
  <w15:chartTrackingRefBased/>
  <w15:docId w15:val="{F8092624-728E-45EE-BA1E-0533A1FA7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3CCD"/>
  </w:style>
  <w:style w:type="paragraph" w:styleId="Heading1">
    <w:name w:val="heading 1"/>
    <w:basedOn w:val="Normal"/>
    <w:next w:val="Normal"/>
    <w:link w:val="Heading1Char"/>
    <w:uiPriority w:val="9"/>
    <w:qFormat/>
    <w:rsid w:val="00E13C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3C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3C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3C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3C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3C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3C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3C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3C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3C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3C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3C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3C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3C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3C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3C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3C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3C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3C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3C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3C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3C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3C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3C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3C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3C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3C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3C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3CCD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E13CC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74</Words>
  <Characters>427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MONICA VALENCIANO BARAJAS</dc:creator>
  <cp:keywords/>
  <dc:description/>
  <cp:lastModifiedBy>MONICA VALENCIANO BARAJAS</cp:lastModifiedBy>
  <cp:revision>1</cp:revision>
  <dcterms:created xsi:type="dcterms:W3CDTF">2026-10-26T23:57:00Z</dcterms:created>
  <dcterms:modified xsi:type="dcterms:W3CDTF">2026-10-27T13:33:00Z</dcterms:modified>
</cp:coreProperties>
</file>